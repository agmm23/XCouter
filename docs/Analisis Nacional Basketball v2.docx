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DBEAA3" w14:textId="77777777" w:rsidR="002D07ED" w:rsidRDefault="002D07ED" w:rsidP="002774F8">
      <w:pPr>
        <w:pStyle w:val="Ttulo1"/>
        <w:jc w:val="both"/>
        <w:rPr>
          <w:lang w:val="es-UY"/>
        </w:rPr>
      </w:pPr>
      <w:r>
        <w:rPr>
          <w:lang w:val="es-UY"/>
        </w:rPr>
        <w:t>Interpretación del informe</w:t>
      </w:r>
    </w:p>
    <w:p w14:paraId="7DC53784" w14:textId="185FF2CA" w:rsidR="002D07ED" w:rsidRDefault="002D07ED" w:rsidP="002774F8">
      <w:pPr>
        <w:jc w:val="both"/>
        <w:rPr>
          <w:lang w:val="es-UY"/>
        </w:rPr>
      </w:pPr>
      <w:del w:id="0" w:author="Monic ..." w:date="2021-03-07T16:59:00Z">
        <w:r w:rsidDel="0047487A">
          <w:rPr>
            <w:lang w:val="es-UY"/>
          </w:rPr>
          <w:delText xml:space="preserve"> </w:delText>
        </w:r>
      </w:del>
      <w:r>
        <w:rPr>
          <w:lang w:val="es-UY"/>
        </w:rPr>
        <w:t>En la primera sección del informe</w:t>
      </w:r>
      <w:ins w:id="1" w:author="Monic ..." w:date="2021-03-07T16:59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se encuentra el análisis global del equipo y en la segunda parte</w:t>
      </w:r>
      <w:ins w:id="2" w:author="Monic ..." w:date="2021-03-07T17:00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el análisis jugador a jugador.</w:t>
      </w:r>
    </w:p>
    <w:p w14:paraId="11EFCE06" w14:textId="6135AB09" w:rsidR="002D07ED" w:rsidRPr="009A3D9D" w:rsidRDefault="009A3D9D" w:rsidP="002774F8">
      <w:pPr>
        <w:jc w:val="both"/>
        <w:rPr>
          <w:b/>
          <w:lang w:val="es-UY"/>
        </w:rPr>
      </w:pPr>
      <w:r w:rsidRPr="009A3D9D">
        <w:rPr>
          <w:b/>
          <w:lang w:val="es-UY"/>
        </w:rPr>
        <w:t>Importante: En esta sección se muestran casos de ejemplo, el análisis del equipo se encuentra debajo.</w:t>
      </w:r>
    </w:p>
    <w:p w14:paraId="37BF7474" w14:textId="77777777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t>Ofensiva del equipo</w:t>
      </w:r>
    </w:p>
    <w:p w14:paraId="46E3496D" w14:textId="3D3B2C94" w:rsidR="002D07ED" w:rsidRDefault="002D07ED" w:rsidP="002774F8">
      <w:pPr>
        <w:jc w:val="both"/>
        <w:rPr>
          <w:lang w:val="es-UY"/>
        </w:rPr>
      </w:pPr>
      <w:r>
        <w:rPr>
          <w:lang w:val="es-UY"/>
        </w:rPr>
        <w:t xml:space="preserve">El gráfico muestra todos los tiros realizados en la LUB 2019-2020 obtenidos de FIBA. Se divide la cancha en </w:t>
      </w:r>
      <w:commentRangeStart w:id="3"/>
      <w:r>
        <w:rPr>
          <w:lang w:val="es-UY"/>
        </w:rPr>
        <w:t>secciones</w:t>
      </w:r>
      <w:commentRangeEnd w:id="3"/>
      <w:r>
        <w:rPr>
          <w:rStyle w:val="Refdecomentario"/>
        </w:rPr>
        <w:commentReference w:id="3"/>
      </w:r>
      <w:r>
        <w:rPr>
          <w:lang w:val="es-UY"/>
        </w:rPr>
        <w:t xml:space="preserve"> y para evitar la saturación y facilitar la comprensión, se subdivide en hexágonos</w:t>
      </w:r>
      <w:ins w:id="4" w:author="Monic ..." w:date="2021-03-07T17:01:00Z">
        <w:r w:rsidR="0047487A">
          <w:rPr>
            <w:lang w:val="es-UY"/>
          </w:rPr>
          <w:t xml:space="preserve">. Cada </w:t>
        </w:r>
      </w:ins>
      <w:r>
        <w:rPr>
          <w:lang w:val="es-UY"/>
        </w:rPr>
        <w:t xml:space="preserve"> </w:t>
      </w:r>
      <w:del w:id="5" w:author="Monic ..." w:date="2021-03-07T17:01:00Z">
        <w:r w:rsidDel="0047487A">
          <w:rPr>
            <w:lang w:val="es-UY"/>
          </w:rPr>
          <w:delText xml:space="preserve">que agrupa en cada </w:delText>
        </w:r>
      </w:del>
      <w:r>
        <w:rPr>
          <w:lang w:val="es-UY"/>
        </w:rPr>
        <w:t xml:space="preserve">hexágono </w:t>
      </w:r>
      <w:ins w:id="6" w:author="Monic ..." w:date="2021-03-07T17:01:00Z">
        <w:r w:rsidR="0047487A">
          <w:rPr>
            <w:lang w:val="es-UY"/>
          </w:rPr>
          <w:t xml:space="preserve">agrupa </w:t>
        </w:r>
      </w:ins>
      <w:r>
        <w:rPr>
          <w:lang w:val="es-UY"/>
        </w:rPr>
        <w:t>un conjunto de tiros.</w:t>
      </w:r>
    </w:p>
    <w:p w14:paraId="1884B8C9" w14:textId="1C7D61D5" w:rsidR="002D07ED" w:rsidRDefault="00D14998" w:rsidP="002774F8">
      <w:pPr>
        <w:jc w:val="both"/>
        <w:rPr>
          <w:lang w:val="es-UY"/>
        </w:rPr>
      </w:pPr>
      <w:r>
        <w:rPr>
          <w:lang w:val="es-UY"/>
        </w:rPr>
        <w:t>La cantidad de hexágonos y su tamaño</w:t>
      </w:r>
      <w:ins w:id="7" w:author="Monic ..." w:date="2021-03-07T17:00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indica la cantidad de tiros tomados desde esa posición y el color del hexágono</w:t>
      </w:r>
      <w:ins w:id="8" w:author="Monic ..." w:date="2021-03-07T17:01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indica la efectividad con respecto al promedio de todos los tiros de la liga.</w:t>
      </w:r>
    </w:p>
    <w:p w14:paraId="36B1B6DC" w14:textId="77777777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t>Ejemplo:</w:t>
      </w:r>
    </w:p>
    <w:p w14:paraId="5AC0E678" w14:textId="77777777" w:rsidR="00D14998" w:rsidRDefault="00D1499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68A96111" wp14:editId="44FDAF61">
            <wp:extent cx="5400040" cy="5028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6D8D" w14:textId="77EA6761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t>Para este equipo puntual, las ofensivas m</w:t>
      </w:r>
      <w:ins w:id="9" w:author="Monic ..." w:date="2021-03-07T17:01:00Z">
        <w:r w:rsidR="0047487A">
          <w:rPr>
            <w:lang w:val="es-UY"/>
          </w:rPr>
          <w:t>á</w:t>
        </w:r>
      </w:ins>
      <w:del w:id="10" w:author="Monic ..." w:date="2021-03-07T17:01:00Z">
        <w:r w:rsidDel="0047487A">
          <w:rPr>
            <w:lang w:val="es-UY"/>
          </w:rPr>
          <w:delText>a</w:delText>
        </w:r>
      </w:del>
      <w:r>
        <w:rPr>
          <w:lang w:val="es-UY"/>
        </w:rPr>
        <w:t>s efectivas</w:t>
      </w:r>
      <w:ins w:id="11" w:author="Monic ..." w:date="2021-03-07T17:01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se encuentran en la esquina de triples inferior derecha, donde tiene una tasa de acierto</w:t>
      </w:r>
      <w:ins w:id="12" w:author="Monic ..." w:date="2021-03-07T17:01:00Z">
        <w:r w:rsidR="0047487A">
          <w:rPr>
            <w:lang w:val="es-UY"/>
          </w:rPr>
          <w:t>s</w:t>
        </w:r>
      </w:ins>
      <w:r>
        <w:rPr>
          <w:lang w:val="es-UY"/>
        </w:rPr>
        <w:t xml:space="preserve"> de 13,3% superior al promedio de la liga</w:t>
      </w:r>
      <w:ins w:id="13" w:author="Monic ..." w:date="2021-03-07T17:02:00Z">
        <w:r w:rsidR="0047487A">
          <w:rPr>
            <w:lang w:val="es-UY"/>
          </w:rPr>
          <w:t xml:space="preserve">. </w:t>
        </w:r>
      </w:ins>
      <w:del w:id="14" w:author="Monic ..." w:date="2021-03-07T17:02:00Z">
        <w:r w:rsidDel="0047487A">
          <w:rPr>
            <w:lang w:val="es-UY"/>
          </w:rPr>
          <w:delText>,</w:delText>
        </w:r>
      </w:del>
      <w:ins w:id="15" w:author="Monic ..." w:date="2021-03-07T17:02:00Z">
        <w:r w:rsidR="0047487A">
          <w:rPr>
            <w:lang w:val="es-UY"/>
          </w:rPr>
          <w:t>S</w:t>
        </w:r>
      </w:ins>
      <w:r>
        <w:rPr>
          <w:lang w:val="es-UY"/>
        </w:rPr>
        <w:t xml:space="preserve"> </w:t>
      </w:r>
      <w:r>
        <w:rPr>
          <w:lang w:val="es-UY"/>
        </w:rPr>
        <w:lastRenderedPageBreak/>
        <w:t>sin embargo</w:t>
      </w:r>
      <w:ins w:id="16" w:author="Monic ..." w:date="2021-03-07T17:02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en el costado opuesto (esquina inferior izquierda), la efectividad pasa a estar un 0,9% por debajo del promedio de la liga, tal como lo representa su color. </w:t>
      </w:r>
    </w:p>
    <w:p w14:paraId="4FB57989" w14:textId="0646059E" w:rsidR="00D14998" w:rsidRDefault="00D14998" w:rsidP="002774F8">
      <w:pPr>
        <w:jc w:val="both"/>
        <w:rPr>
          <w:lang w:val="es-UY"/>
        </w:rPr>
      </w:pPr>
      <w:r>
        <w:rPr>
          <w:lang w:val="es-UY"/>
        </w:rPr>
        <w:t xml:space="preserve">En cuanto a las opciones de tiro (cantidad y tamaño de hexágonos), si analizamos la sección inmediatamente por fuera del semicírculo de no carga, vemos que toma </w:t>
      </w:r>
      <w:del w:id="17" w:author="Monic ..." w:date="2021-03-07T17:02:00Z">
        <w:r w:rsidDel="0047487A">
          <w:rPr>
            <w:lang w:val="es-UY"/>
          </w:rPr>
          <w:delText>mas</w:delText>
        </w:r>
      </w:del>
      <w:ins w:id="18" w:author="Monic ..." w:date="2021-03-07T17:02:00Z">
        <w:r w:rsidR="0047487A">
          <w:rPr>
            <w:lang w:val="es-UY"/>
          </w:rPr>
          <w:t>más</w:t>
        </w:r>
      </w:ins>
      <w:r>
        <w:rPr>
          <w:lang w:val="es-UY"/>
        </w:rPr>
        <w:t xml:space="preserve"> tiros desde el lado derecho que del i</w:t>
      </w:r>
      <w:ins w:id="19" w:author="Monic ..." w:date="2021-03-07T17:02:00Z">
        <w:r w:rsidR="0047487A">
          <w:rPr>
            <w:lang w:val="es-UY"/>
          </w:rPr>
          <w:t>z</w:t>
        </w:r>
      </w:ins>
      <w:r>
        <w:rPr>
          <w:lang w:val="es-UY"/>
        </w:rPr>
        <w:t xml:space="preserve">quierdo, algo similar podría decirse de los tiros </w:t>
      </w:r>
      <w:r w:rsidR="00F74FC1">
        <w:rPr>
          <w:lang w:val="es-UY"/>
        </w:rPr>
        <w:t>fuera de la zona pintada.</w:t>
      </w:r>
      <w:r>
        <w:rPr>
          <w:lang w:val="es-UY"/>
        </w:rPr>
        <w:t xml:space="preserve"> </w:t>
      </w:r>
    </w:p>
    <w:p w14:paraId="00046945" w14:textId="77777777" w:rsidR="00D14998" w:rsidRDefault="00D14998" w:rsidP="002774F8">
      <w:pPr>
        <w:jc w:val="both"/>
        <w:rPr>
          <w:lang w:val="es-UY"/>
        </w:rPr>
      </w:pPr>
    </w:p>
    <w:p w14:paraId="44473024" w14:textId="77777777" w:rsidR="002D07ED" w:rsidRDefault="00D14998" w:rsidP="002774F8">
      <w:pPr>
        <w:pStyle w:val="Ttulo2"/>
        <w:jc w:val="both"/>
        <w:rPr>
          <w:lang w:val="es-UY"/>
        </w:rPr>
      </w:pPr>
      <w:r>
        <w:rPr>
          <w:lang w:val="es-UY"/>
        </w:rPr>
        <w:t>Defensa</w:t>
      </w:r>
      <w:r w:rsidR="002D07ED">
        <w:rPr>
          <w:lang w:val="es-UY"/>
        </w:rPr>
        <w:t xml:space="preserve"> del equipo</w:t>
      </w:r>
    </w:p>
    <w:p w14:paraId="7A0EB822" w14:textId="66C688D9" w:rsidR="00F74FC1" w:rsidRDefault="00F74FC1" w:rsidP="002774F8">
      <w:pPr>
        <w:jc w:val="both"/>
        <w:rPr>
          <w:lang w:val="es-UY"/>
        </w:rPr>
      </w:pPr>
      <w:r>
        <w:rPr>
          <w:lang w:val="es-UY"/>
        </w:rPr>
        <w:t>Se interpreta de forma idéntica al anterior, pero en este caso</w:t>
      </w:r>
      <w:ins w:id="20" w:author="Monic ..." w:date="2021-03-07T17:03:00Z">
        <w:r w:rsidR="0047487A">
          <w:rPr>
            <w:lang w:val="es-UY"/>
          </w:rPr>
          <w:t>,</w:t>
        </w:r>
      </w:ins>
      <w:r>
        <w:rPr>
          <w:lang w:val="es-UY"/>
        </w:rPr>
        <w:t xml:space="preserve"> son tiros recibidos por el equipo, con la intención de determinar </w:t>
      </w:r>
      <w:del w:id="21" w:author="Monic ..." w:date="2021-03-07T17:03:00Z">
        <w:r w:rsidDel="0047487A">
          <w:rPr>
            <w:lang w:val="es-UY"/>
          </w:rPr>
          <w:delText>cuales</w:delText>
        </w:r>
      </w:del>
      <w:ins w:id="22" w:author="Monic ..." w:date="2021-03-07T17:03:00Z">
        <w:r w:rsidR="0047487A">
          <w:rPr>
            <w:lang w:val="es-UY"/>
          </w:rPr>
          <w:t>cuáles</w:t>
        </w:r>
      </w:ins>
      <w:r>
        <w:rPr>
          <w:lang w:val="es-UY"/>
        </w:rPr>
        <w:t xml:space="preserve"> son las zonas vulnerables. </w:t>
      </w:r>
    </w:p>
    <w:p w14:paraId="21BADD00" w14:textId="77777777" w:rsidR="00F74FC1" w:rsidRDefault="00F74FC1" w:rsidP="002774F8">
      <w:pPr>
        <w:jc w:val="both"/>
        <w:rPr>
          <w:lang w:val="es-UY"/>
        </w:rPr>
      </w:pPr>
      <w:r>
        <w:rPr>
          <w:lang w:val="es-UY"/>
        </w:rPr>
        <w:t>Ejemplo:</w:t>
      </w:r>
    </w:p>
    <w:p w14:paraId="18BD0B2A" w14:textId="77777777" w:rsidR="00F74FC1" w:rsidRDefault="00F74FC1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3DECC9" wp14:editId="09B1BEFA">
            <wp:extent cx="5400040" cy="49968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0CA5" w14:textId="083940F3" w:rsidR="00F74FC1" w:rsidRPr="00F74FC1" w:rsidRDefault="00F74FC1" w:rsidP="002774F8">
      <w:pPr>
        <w:jc w:val="both"/>
        <w:rPr>
          <w:lang w:val="es-UY"/>
        </w:rPr>
      </w:pPr>
      <w:r>
        <w:rPr>
          <w:lang w:val="es-UY"/>
        </w:rPr>
        <w:t xml:space="preserve">En este caso, analizando el lanzamiento de triples, se ve que este equipo es </w:t>
      </w:r>
      <w:del w:id="23" w:author="Monic ..." w:date="2021-03-07T17:03:00Z">
        <w:r w:rsidDel="00086833">
          <w:rPr>
            <w:lang w:val="es-UY"/>
          </w:rPr>
          <w:delText>mas</w:delText>
        </w:r>
      </w:del>
      <w:ins w:id="24" w:author="Monic ..." w:date="2021-03-07T17:03:00Z">
        <w:r w:rsidR="00086833">
          <w:rPr>
            <w:lang w:val="es-UY"/>
          </w:rPr>
          <w:t>más</w:t>
        </w:r>
      </w:ins>
      <w:r>
        <w:rPr>
          <w:lang w:val="es-UY"/>
        </w:rPr>
        <w:t xml:space="preserve"> vulnerable en la parte central</w:t>
      </w:r>
      <w:ins w:id="25" w:author="Monic ..." w:date="2021-03-07T17:03:00Z">
        <w:r w:rsidR="00086833">
          <w:rPr>
            <w:lang w:val="es-UY"/>
          </w:rPr>
          <w:t>,</w:t>
        </w:r>
      </w:ins>
      <w:r>
        <w:rPr>
          <w:lang w:val="es-UY"/>
        </w:rPr>
        <w:t xml:space="preserve"> ya que los triples recibidos en esta zona </w:t>
      </w:r>
      <w:del w:id="26" w:author="Monic ..." w:date="2021-03-07T17:03:00Z">
        <w:r w:rsidDel="0047487A">
          <w:rPr>
            <w:lang w:val="es-UY"/>
          </w:rPr>
          <w:delText>estan</w:delText>
        </w:r>
      </w:del>
      <w:ins w:id="27" w:author="Monic ..." w:date="2021-03-07T17:03:00Z">
        <w:r w:rsidR="0047487A">
          <w:rPr>
            <w:lang w:val="es-UY"/>
          </w:rPr>
          <w:t>están</w:t>
        </w:r>
      </w:ins>
      <w:r>
        <w:rPr>
          <w:lang w:val="es-UY"/>
        </w:rPr>
        <w:t xml:space="preserve"> un 5,3% por encima del promedio de la liga. En las zonas de la derecha de la línea de triple y la esquina inferior derecha, si bien recibe </w:t>
      </w:r>
      <w:del w:id="28" w:author="Monic ..." w:date="2021-03-07T17:04:00Z">
        <w:r w:rsidDel="00086833">
          <w:rPr>
            <w:lang w:val="es-UY"/>
          </w:rPr>
          <w:delText>mas</w:delText>
        </w:r>
      </w:del>
      <w:ins w:id="29" w:author="Monic ..." w:date="2021-03-07T17:04:00Z">
        <w:r w:rsidR="00086833">
          <w:rPr>
            <w:lang w:val="es-UY"/>
          </w:rPr>
          <w:t>más</w:t>
        </w:r>
      </w:ins>
      <w:r>
        <w:rPr>
          <w:lang w:val="es-UY"/>
        </w:rPr>
        <w:t xml:space="preserve"> puntos en promedio, no llegan a ser tan efectivos como </w:t>
      </w:r>
      <w:ins w:id="30" w:author="Monic ..." w:date="2021-03-07T17:04:00Z">
        <w:r w:rsidR="00086833">
          <w:rPr>
            <w:lang w:val="es-UY"/>
          </w:rPr>
          <w:t xml:space="preserve">en </w:t>
        </w:r>
      </w:ins>
      <w:r>
        <w:rPr>
          <w:lang w:val="es-UY"/>
        </w:rPr>
        <w:t>la parte central. Por el contrario</w:t>
      </w:r>
      <w:ins w:id="31" w:author="Monic ..." w:date="2021-03-07T17:05:00Z">
        <w:r w:rsidR="00086833">
          <w:rPr>
            <w:lang w:val="es-UY"/>
          </w:rPr>
          <w:t>,</w:t>
        </w:r>
      </w:ins>
      <w:r>
        <w:rPr>
          <w:lang w:val="es-UY"/>
        </w:rPr>
        <w:t xml:space="preserve"> en la zona izquierda de la zona de triples parece tener una defensa </w:t>
      </w:r>
      <w:del w:id="32" w:author="Monic ..." w:date="2021-03-07T17:05:00Z">
        <w:r w:rsidDel="00086833">
          <w:rPr>
            <w:lang w:val="es-UY"/>
          </w:rPr>
          <w:delText>mas</w:delText>
        </w:r>
      </w:del>
      <w:ins w:id="33" w:author="Monic ..." w:date="2021-03-07T17:05:00Z">
        <w:r w:rsidR="00086833">
          <w:rPr>
            <w:lang w:val="es-UY"/>
          </w:rPr>
          <w:t>más</w:t>
        </w:r>
      </w:ins>
      <w:r>
        <w:rPr>
          <w:lang w:val="es-UY"/>
        </w:rPr>
        <w:t xml:space="preserve"> efectiva</w:t>
      </w:r>
      <w:ins w:id="34" w:author="Monic ..." w:date="2021-03-07T17:05:00Z">
        <w:r w:rsidR="00086833">
          <w:rPr>
            <w:lang w:val="es-UY"/>
          </w:rPr>
          <w:t>,</w:t>
        </w:r>
      </w:ins>
      <w:r>
        <w:rPr>
          <w:lang w:val="es-UY"/>
        </w:rPr>
        <w:t xml:space="preserve"> ya que los triples son menos efectivos que los que indica el promedio de la liga (un 2,2% menor en la zona medio izquierda y un 1% en la esquina inferior).</w:t>
      </w:r>
    </w:p>
    <w:p w14:paraId="778BED3B" w14:textId="77777777" w:rsidR="002D07ED" w:rsidRDefault="002D07ED" w:rsidP="002774F8">
      <w:pPr>
        <w:jc w:val="both"/>
        <w:rPr>
          <w:lang w:val="es-UY"/>
        </w:rPr>
      </w:pPr>
    </w:p>
    <w:p w14:paraId="4E18E1BA" w14:textId="62EF6D9B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t>Asociaciones ofensivas</w:t>
      </w:r>
    </w:p>
    <w:p w14:paraId="164CBE62" w14:textId="79FAC91D" w:rsidR="009A3D9D" w:rsidRDefault="009A3D9D" w:rsidP="002774F8">
      <w:pPr>
        <w:jc w:val="both"/>
        <w:rPr>
          <w:lang w:val="es-UY"/>
        </w:rPr>
      </w:pPr>
      <w:r>
        <w:rPr>
          <w:lang w:val="es-UY"/>
        </w:rPr>
        <w:t xml:space="preserve">Muestra de forma genérica cuales son las asociaciones ofensivas </w:t>
      </w:r>
      <w:del w:id="35" w:author="Monic ..." w:date="2021-03-07T17:05:00Z">
        <w:r w:rsidDel="00086833">
          <w:rPr>
            <w:lang w:val="es-UY"/>
          </w:rPr>
          <w:delText>mas</w:delText>
        </w:r>
      </w:del>
      <w:ins w:id="36" w:author="Monic ..." w:date="2021-03-07T17:05:00Z">
        <w:r w:rsidR="00086833">
          <w:rPr>
            <w:lang w:val="es-UY"/>
          </w:rPr>
          <w:t>más</w:t>
        </w:r>
      </w:ins>
      <w:r>
        <w:rPr>
          <w:lang w:val="es-UY"/>
        </w:rPr>
        <w:t xml:space="preserve"> efectivas, </w:t>
      </w:r>
      <w:del w:id="37" w:author="Monic ..." w:date="2021-03-07T17:05:00Z">
        <w:r w:rsidDel="00086833">
          <w:rPr>
            <w:lang w:val="es-UY"/>
          </w:rPr>
          <w:delText>o sea</w:delText>
        </w:r>
      </w:del>
      <w:ins w:id="38" w:author="Monic ..." w:date="2021-03-07T17:05:00Z">
        <w:r w:rsidR="00086833">
          <w:rPr>
            <w:lang w:val="es-UY"/>
          </w:rPr>
          <w:t xml:space="preserve">es decir </w:t>
        </w:r>
      </w:ins>
      <w:r>
        <w:rPr>
          <w:lang w:val="es-UY"/>
        </w:rPr>
        <w:t xml:space="preserve"> los vínculos entre jugador asistidor y asistido:</w:t>
      </w:r>
    </w:p>
    <w:p w14:paraId="0036CE2F" w14:textId="26C8C967" w:rsidR="009A3D9D" w:rsidRDefault="009A3D9D" w:rsidP="002774F8">
      <w:pPr>
        <w:jc w:val="both"/>
        <w:rPr>
          <w:lang w:val="es-UY"/>
        </w:rPr>
      </w:pPr>
      <w:commentRangeStart w:id="39"/>
      <w:r>
        <w:rPr>
          <w:lang w:val="es-UY"/>
        </w:rPr>
        <w:t>Ejemplo</w:t>
      </w:r>
      <w:commentRangeEnd w:id="39"/>
      <w:r>
        <w:rPr>
          <w:rStyle w:val="Refdecomentario"/>
        </w:rPr>
        <w:commentReference w:id="39"/>
      </w:r>
      <w:r>
        <w:rPr>
          <w:lang w:val="es-UY"/>
        </w:rPr>
        <w:t>:</w:t>
      </w:r>
    </w:p>
    <w:p w14:paraId="7FE32964" w14:textId="48B7CB47" w:rsidR="009A3D9D" w:rsidRDefault="009A3D9D" w:rsidP="002774F8">
      <w:pPr>
        <w:jc w:val="both"/>
        <w:rPr>
          <w:lang w:val="es-UY"/>
        </w:rPr>
      </w:pPr>
    </w:p>
    <w:p w14:paraId="2B9868A0" w14:textId="77777777" w:rsidR="002D07ED" w:rsidRPr="002D07ED" w:rsidRDefault="002D07ED" w:rsidP="002774F8">
      <w:pPr>
        <w:pStyle w:val="Ttulo1"/>
        <w:jc w:val="both"/>
        <w:rPr>
          <w:lang w:val="es-UY"/>
        </w:rPr>
      </w:pPr>
      <w:commentRangeStart w:id="40"/>
      <w:r>
        <w:rPr>
          <w:lang w:val="es-UY"/>
        </w:rPr>
        <w:t>Equipo analizado</w:t>
      </w:r>
      <w:commentRangeEnd w:id="40"/>
      <w:r w:rsidR="00E6612D">
        <w:rPr>
          <w:rStyle w:val="Refdecomentario"/>
          <w:rFonts w:asciiTheme="minorHAnsi" w:eastAsiaTheme="minorHAnsi" w:hAnsiTheme="minorHAnsi" w:cstheme="minorBidi"/>
          <w:color w:val="auto"/>
        </w:rPr>
        <w:commentReference w:id="40"/>
      </w:r>
    </w:p>
    <w:p w14:paraId="10F2839E" w14:textId="1C9EC232" w:rsidR="002D07ED" w:rsidRDefault="002D07ED" w:rsidP="002774F8">
      <w:pPr>
        <w:pStyle w:val="Ttulo1"/>
        <w:jc w:val="both"/>
        <w:rPr>
          <w:lang w:val="es-UY"/>
        </w:rPr>
      </w:pPr>
      <w:r>
        <w:rPr>
          <w:lang w:val="es-UY"/>
        </w:rPr>
        <w:t>Análisis del equipo</w:t>
      </w:r>
    </w:p>
    <w:p w14:paraId="32D9D3BC" w14:textId="3AA480DF" w:rsidR="00563C22" w:rsidRPr="00563C22" w:rsidRDefault="00563C22" w:rsidP="00E6612D">
      <w:pPr>
        <w:pStyle w:val="Ttulo2"/>
        <w:jc w:val="both"/>
        <w:rPr>
          <w:lang w:val="es-UY"/>
        </w:rPr>
      </w:pPr>
      <w:r>
        <w:rPr>
          <w:lang w:val="es-UY"/>
        </w:rPr>
        <w:t>Análisis Ofensivo</w:t>
      </w:r>
    </w:p>
    <w:p w14:paraId="633581C5" w14:textId="117105F7" w:rsidR="00563C22" w:rsidRDefault="00563C22" w:rsidP="002774F8">
      <w:pPr>
        <w:pStyle w:val="Ttulo3"/>
        <w:jc w:val="both"/>
        <w:rPr>
          <w:lang w:val="es-UY"/>
        </w:rPr>
      </w:pPr>
      <w:r>
        <w:rPr>
          <w:lang w:val="es-UY"/>
        </w:rPr>
        <w:t>Situaciones de tiro</w:t>
      </w:r>
    </w:p>
    <w:p w14:paraId="37FE849C" w14:textId="3C16F7BD" w:rsidR="00CD046D" w:rsidRPr="00CD046D" w:rsidRDefault="00CD04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82ADE48" wp14:editId="5F3E13A0">
            <wp:extent cx="5400040" cy="50228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1DE" w14:textId="77777777" w:rsidR="00563C22" w:rsidRPr="00563C22" w:rsidRDefault="00563C22" w:rsidP="002774F8">
      <w:pPr>
        <w:jc w:val="both"/>
        <w:rPr>
          <w:lang w:val="es-UY"/>
        </w:rPr>
      </w:pPr>
    </w:p>
    <w:p w14:paraId="09FDECFC" w14:textId="75B0DC93" w:rsidR="00563C22" w:rsidRDefault="00563C22" w:rsidP="002774F8">
      <w:pPr>
        <w:pStyle w:val="Ttulo3"/>
        <w:jc w:val="both"/>
        <w:rPr>
          <w:lang w:val="es-UY"/>
        </w:rPr>
      </w:pPr>
      <w:r>
        <w:rPr>
          <w:lang w:val="es-UY"/>
        </w:rPr>
        <w:lastRenderedPageBreak/>
        <w:t>Asociaciones ofensivas</w:t>
      </w:r>
    </w:p>
    <w:p w14:paraId="1D0AE5D2" w14:textId="2ECFC133" w:rsidR="00563C22" w:rsidRDefault="00F50A1C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733381E3" wp14:editId="6AA7C2C3">
            <wp:extent cx="5400040" cy="26212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0490" w14:textId="6B83D4A9" w:rsidR="00563C22" w:rsidRDefault="00563C22" w:rsidP="002774F8">
      <w:pPr>
        <w:pStyle w:val="Ttulo2"/>
        <w:jc w:val="both"/>
        <w:rPr>
          <w:lang w:val="es-UY"/>
        </w:rPr>
      </w:pPr>
      <w:r>
        <w:rPr>
          <w:lang w:val="es-UY"/>
        </w:rPr>
        <w:t>Análisis Defensivo</w:t>
      </w:r>
    </w:p>
    <w:p w14:paraId="3B825B0B" w14:textId="5F0C966B" w:rsidR="00CD046D" w:rsidRPr="00CD046D" w:rsidRDefault="00CD04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0F3795E" wp14:editId="5B1D81D5">
            <wp:extent cx="5400040" cy="5035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E6F" w14:textId="77777777" w:rsidR="002D07ED" w:rsidRDefault="002D07ED" w:rsidP="002774F8">
      <w:pPr>
        <w:pStyle w:val="Ttulo1"/>
        <w:jc w:val="both"/>
        <w:rPr>
          <w:lang w:val="es-UY"/>
        </w:rPr>
      </w:pPr>
      <w:commentRangeStart w:id="41"/>
      <w:r>
        <w:rPr>
          <w:lang w:val="es-UY"/>
        </w:rPr>
        <w:t>Análisis de jugadores</w:t>
      </w:r>
      <w:commentRangeEnd w:id="41"/>
      <w:r w:rsidR="00E6612D">
        <w:rPr>
          <w:rStyle w:val="Refdecomentario"/>
          <w:rFonts w:asciiTheme="minorHAnsi" w:eastAsiaTheme="minorHAnsi" w:hAnsiTheme="minorHAnsi" w:cstheme="minorBidi"/>
          <w:color w:val="auto"/>
        </w:rPr>
        <w:commentReference w:id="41"/>
      </w:r>
    </w:p>
    <w:p w14:paraId="725AEE57" w14:textId="77777777" w:rsidR="002D07ED" w:rsidRDefault="002D07ED" w:rsidP="002774F8">
      <w:pPr>
        <w:jc w:val="both"/>
        <w:rPr>
          <w:lang w:val="es-UY"/>
        </w:rPr>
      </w:pPr>
    </w:p>
    <w:p w14:paraId="25766D87" w14:textId="77777777" w:rsidR="002D07ED" w:rsidRDefault="002D07ED" w:rsidP="002774F8">
      <w:pPr>
        <w:pStyle w:val="Ttulo2"/>
        <w:jc w:val="both"/>
        <w:rPr>
          <w:lang w:val="es-UY"/>
        </w:rPr>
      </w:pPr>
      <w:r>
        <w:rPr>
          <w:lang w:val="es-UY"/>
        </w:rPr>
        <w:lastRenderedPageBreak/>
        <w:t>Manuel Romero</w:t>
      </w:r>
    </w:p>
    <w:p w14:paraId="4B549980" w14:textId="2F51BACC" w:rsidR="002D07ED" w:rsidRDefault="00CE02D1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4F32A729" wp14:editId="17D36F98">
            <wp:extent cx="5400040" cy="50184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E0E0" w14:textId="0C263EAF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23F7C58" wp14:editId="49304DB2">
            <wp:extent cx="4552950" cy="2590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1730" w14:textId="77777777" w:rsidR="008E1709" w:rsidRPr="002D07ED" w:rsidRDefault="008E1709" w:rsidP="002774F8">
      <w:pPr>
        <w:jc w:val="both"/>
        <w:rPr>
          <w:lang w:val="es-UY"/>
        </w:rPr>
      </w:pPr>
    </w:p>
    <w:p w14:paraId="0791ABF4" w14:textId="77777777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>Carlos Cabezas</w:t>
      </w:r>
    </w:p>
    <w:p w14:paraId="7A7E6B0E" w14:textId="63D12114" w:rsidR="002D07ED" w:rsidRDefault="000528A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39FDC7C" wp14:editId="3533F3CE">
            <wp:extent cx="5400040" cy="50361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DC52" w14:textId="0B67B4A1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24893352" wp14:editId="3E82986C">
            <wp:extent cx="4619625" cy="2590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F9DC" w14:textId="44E4C636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 xml:space="preserve">Santiago </w:t>
      </w:r>
      <w:proofErr w:type="spellStart"/>
      <w:r w:rsidRPr="002D07ED">
        <w:rPr>
          <w:lang w:val="es-UY"/>
        </w:rPr>
        <w:t>Moglia</w:t>
      </w:r>
      <w:proofErr w:type="spellEnd"/>
    </w:p>
    <w:p w14:paraId="1794CE13" w14:textId="55F5338C" w:rsidR="0007016D" w:rsidRDefault="000701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83A81AE" wp14:editId="261B6140">
            <wp:extent cx="5400040" cy="5037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6152" w14:textId="4C3CCAD6" w:rsidR="00DC2FBD" w:rsidRPr="0007016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3E4ABC" wp14:editId="17C5E3B8">
            <wp:extent cx="4657725" cy="26384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DD8" w14:textId="77777777" w:rsidR="002D07ED" w:rsidRDefault="002D07ED" w:rsidP="002774F8">
      <w:pPr>
        <w:jc w:val="both"/>
        <w:rPr>
          <w:lang w:val="es-UY"/>
        </w:rPr>
      </w:pPr>
    </w:p>
    <w:p w14:paraId="6F67D0AD" w14:textId="77777777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 xml:space="preserve">Marcel </w:t>
      </w:r>
      <w:proofErr w:type="spellStart"/>
      <w:r w:rsidRPr="002D07ED">
        <w:rPr>
          <w:lang w:val="es-UY"/>
        </w:rPr>
        <w:t>Souberbielle</w:t>
      </w:r>
      <w:proofErr w:type="spellEnd"/>
    </w:p>
    <w:p w14:paraId="7CBD794D" w14:textId="331E3396" w:rsidR="002D07ED" w:rsidRDefault="0007016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454CB9C2" wp14:editId="5BC9CB6A">
            <wp:extent cx="5400040" cy="50222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DEDB" w14:textId="390C9D61" w:rsidR="00DC2FB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3FE6F86" wp14:editId="430946FD">
            <wp:extent cx="4629150" cy="2657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3F0" w14:textId="6F47E648" w:rsidR="002D07ED" w:rsidRDefault="002D07ED" w:rsidP="002774F8">
      <w:pPr>
        <w:pStyle w:val="Ttulo2"/>
        <w:jc w:val="both"/>
        <w:rPr>
          <w:lang w:val="es-UY"/>
        </w:rPr>
      </w:pPr>
      <w:r w:rsidRPr="002D07ED">
        <w:rPr>
          <w:lang w:val="es-UY"/>
        </w:rPr>
        <w:lastRenderedPageBreak/>
        <w:t>Dominique Morrison</w:t>
      </w:r>
    </w:p>
    <w:p w14:paraId="345A5284" w14:textId="3A907C26" w:rsidR="0007016D" w:rsidRPr="0007016D" w:rsidRDefault="006E0FE3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53F78E5A" wp14:editId="4D4E1CAD">
            <wp:extent cx="5400040" cy="50145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867F" w14:textId="3FB23933" w:rsidR="002D07ED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33493B9C" wp14:editId="1B80A099">
            <wp:extent cx="4514850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747A" w14:textId="77777777" w:rsidR="002D07ED" w:rsidRDefault="002D07ED" w:rsidP="002774F8">
      <w:pPr>
        <w:pStyle w:val="Ttulo2"/>
        <w:jc w:val="both"/>
        <w:rPr>
          <w:lang w:val="es-UY"/>
        </w:rPr>
      </w:pPr>
      <w:proofErr w:type="spellStart"/>
      <w:r w:rsidRPr="002D07ED">
        <w:rPr>
          <w:lang w:val="es-UY"/>
        </w:rPr>
        <w:t>Pierino</w:t>
      </w:r>
      <w:proofErr w:type="spellEnd"/>
      <w:r w:rsidRPr="002D07ED">
        <w:rPr>
          <w:lang w:val="es-UY"/>
        </w:rPr>
        <w:t xml:space="preserve"> </w:t>
      </w:r>
      <w:proofErr w:type="spellStart"/>
      <w:r w:rsidRPr="002D07ED">
        <w:rPr>
          <w:lang w:val="es-UY"/>
        </w:rPr>
        <w:t>Rüsch</w:t>
      </w:r>
      <w:proofErr w:type="spellEnd"/>
    </w:p>
    <w:p w14:paraId="3AA04AF5" w14:textId="46F3C326" w:rsidR="002D07ED" w:rsidRDefault="00404B75" w:rsidP="002774F8">
      <w:pPr>
        <w:jc w:val="both"/>
        <w:rPr>
          <w:lang w:val="es-UY"/>
        </w:rPr>
      </w:pPr>
      <w:r>
        <w:rPr>
          <w:lang w:val="es-UY"/>
        </w:rPr>
        <w:t xml:space="preserve">Los datos de </w:t>
      </w:r>
      <w:proofErr w:type="spellStart"/>
      <w:r>
        <w:rPr>
          <w:lang w:val="es-UY"/>
        </w:rPr>
        <w:t>Pierino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Rusch</w:t>
      </w:r>
      <w:proofErr w:type="spellEnd"/>
      <w:r>
        <w:rPr>
          <w:lang w:val="es-UY"/>
        </w:rPr>
        <w:t xml:space="preserve"> corresponden a </w:t>
      </w:r>
      <w:r w:rsidR="00CE0814">
        <w:rPr>
          <w:lang w:val="es-UY"/>
        </w:rPr>
        <w:t>Hebraica y Macabi de la temporada 2019 – 2020.</w:t>
      </w:r>
    </w:p>
    <w:p w14:paraId="109269C4" w14:textId="77777777" w:rsidR="00CE0814" w:rsidRDefault="00CE0814" w:rsidP="002774F8">
      <w:pPr>
        <w:jc w:val="both"/>
        <w:rPr>
          <w:lang w:val="es-UY"/>
        </w:rPr>
      </w:pPr>
    </w:p>
    <w:p w14:paraId="3B71E774" w14:textId="225B83B5" w:rsidR="00404B75" w:rsidRDefault="00404B75" w:rsidP="002774F8">
      <w:pPr>
        <w:jc w:val="both"/>
        <w:rPr>
          <w:lang w:val="es-UY"/>
        </w:rPr>
      </w:pPr>
      <w:r>
        <w:rPr>
          <w:noProof/>
          <w:lang w:eastAsia="es-419"/>
        </w:rPr>
        <w:lastRenderedPageBreak/>
        <w:drawing>
          <wp:inline distT="0" distB="0" distL="0" distR="0" wp14:anchorId="2E2B11CE" wp14:editId="4BF82DB1">
            <wp:extent cx="5400040" cy="50177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EFD" w14:textId="03EF34F3" w:rsidR="002774F8" w:rsidRDefault="002774F8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ACF0188" wp14:editId="427A7B2C">
            <wp:extent cx="4438650" cy="2552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5C4A" w14:textId="48AEEAE5" w:rsidR="002D07ED" w:rsidRDefault="0007016D" w:rsidP="002774F8">
      <w:pPr>
        <w:pStyle w:val="Ttulo2"/>
        <w:jc w:val="both"/>
        <w:rPr>
          <w:lang w:val="es-UY"/>
        </w:rPr>
      </w:pPr>
      <w:r>
        <w:rPr>
          <w:lang w:val="es-UY"/>
        </w:rPr>
        <w:lastRenderedPageBreak/>
        <w:t>Martí</w:t>
      </w:r>
      <w:r w:rsidR="002D07ED">
        <w:rPr>
          <w:lang w:val="es-UY"/>
        </w:rPr>
        <w:t>n Larrea</w:t>
      </w:r>
    </w:p>
    <w:p w14:paraId="7976290E" w14:textId="309DC7A7" w:rsidR="006E0FE3" w:rsidRDefault="006E0FE3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03756950" wp14:editId="7BAC1205">
            <wp:extent cx="5400040" cy="50107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22BE" w14:textId="5DDAA234" w:rsidR="00DC2FBD" w:rsidRPr="006E0FE3" w:rsidRDefault="00DC2FBD" w:rsidP="002774F8">
      <w:pPr>
        <w:jc w:val="both"/>
        <w:rPr>
          <w:lang w:val="es-UY"/>
        </w:rPr>
      </w:pPr>
      <w:r>
        <w:rPr>
          <w:noProof/>
          <w:lang w:eastAsia="es-419"/>
        </w:rPr>
        <w:drawing>
          <wp:inline distT="0" distB="0" distL="0" distR="0" wp14:anchorId="278D9283" wp14:editId="7D3A7B76">
            <wp:extent cx="4486275" cy="2619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FBD" w:rsidRPr="006E0FE3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Alfonso" w:date="2021-03-07T08:49:00Z" w:initials="A">
    <w:p w14:paraId="4271A39F" w14:textId="77777777" w:rsidR="002D07ED" w:rsidRDefault="002D07ED">
      <w:pPr>
        <w:pStyle w:val="Textocomentario"/>
      </w:pPr>
      <w:r>
        <w:rPr>
          <w:rStyle w:val="Refdecomentario"/>
        </w:rPr>
        <w:annotationRef/>
      </w:r>
      <w:r>
        <w:t>Agregar cantidad de secciones</w:t>
      </w:r>
    </w:p>
  </w:comment>
  <w:comment w:id="39" w:author="Alfonso" w:date="2021-03-07T09:10:00Z" w:initials="A">
    <w:p w14:paraId="0467D362" w14:textId="47CAE1E0" w:rsidR="009A3D9D" w:rsidRDefault="009A3D9D">
      <w:pPr>
        <w:pStyle w:val="Textocomentario"/>
      </w:pPr>
      <w:r>
        <w:rPr>
          <w:rStyle w:val="Refdecomentario"/>
        </w:rPr>
        <w:annotationRef/>
      </w:r>
      <w:r>
        <w:t>Agregar ejemplo y completar con la explicación</w:t>
      </w:r>
    </w:p>
  </w:comment>
  <w:comment w:id="40" w:author="Alfonso" w:date="2021-03-07T10:00:00Z" w:initials="A">
    <w:p w14:paraId="56E78924" w14:textId="45746357" w:rsidR="00E6612D" w:rsidRDefault="00E6612D">
      <w:pPr>
        <w:pStyle w:val="Textocomentario"/>
      </w:pPr>
      <w:r>
        <w:rPr>
          <w:rStyle w:val="Refdecomentario"/>
        </w:rPr>
        <w:annotationRef/>
      </w:r>
      <w:r>
        <w:t xml:space="preserve">Poner referencia de Nacional, técnico, ayudante técnico, </w:t>
      </w:r>
      <w:proofErr w:type="spellStart"/>
      <w:r>
        <w:t>etc</w:t>
      </w:r>
      <w:proofErr w:type="spellEnd"/>
    </w:p>
  </w:comment>
  <w:comment w:id="41" w:author="Alfonso" w:date="2021-03-07T10:00:00Z" w:initials="A">
    <w:p w14:paraId="1D13D0A2" w14:textId="2B3533BF" w:rsidR="00E6612D" w:rsidRDefault="00E6612D">
      <w:pPr>
        <w:pStyle w:val="Textocomentario"/>
      </w:pPr>
      <w:r>
        <w:rPr>
          <w:rStyle w:val="Refdecomentario"/>
        </w:rPr>
        <w:annotationRef/>
      </w:r>
      <w:r>
        <w:t>Poner las referencias y foto del jugador que figure en FIBA, Nombre completo, altura, edad, posición, nacionalidad</w:t>
      </w:r>
      <w:r w:rsidR="00386A7E"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71A39F" w15:done="0"/>
  <w15:commentEx w15:paraId="0467D362" w15:done="0"/>
  <w15:commentEx w15:paraId="56E78924" w15:done="0"/>
  <w15:commentEx w15:paraId="1D13D0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71A39F" w16cid:durableId="23EF84BE"/>
  <w16cid:commentId w16cid:paraId="0467D362" w16cid:durableId="23EF84BF"/>
  <w16cid:commentId w16cid:paraId="56E78924" w16cid:durableId="23EF84C0"/>
  <w16cid:commentId w16cid:paraId="1D13D0A2" w16cid:durableId="23EF84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E78AC8" w14:textId="77777777" w:rsidR="00BE2A8F" w:rsidRDefault="00BE2A8F" w:rsidP="002774F8">
      <w:pPr>
        <w:spacing w:after="0" w:line="240" w:lineRule="auto"/>
      </w:pPr>
      <w:r>
        <w:separator/>
      </w:r>
    </w:p>
  </w:endnote>
  <w:endnote w:type="continuationSeparator" w:id="0">
    <w:p w14:paraId="66D0089D" w14:textId="77777777" w:rsidR="00BE2A8F" w:rsidRDefault="00BE2A8F" w:rsidP="00277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632DD" w14:textId="77777777" w:rsidR="00BE2A8F" w:rsidRDefault="00BE2A8F" w:rsidP="002774F8">
      <w:pPr>
        <w:spacing w:after="0" w:line="240" w:lineRule="auto"/>
      </w:pPr>
      <w:r>
        <w:separator/>
      </w:r>
    </w:p>
  </w:footnote>
  <w:footnote w:type="continuationSeparator" w:id="0">
    <w:p w14:paraId="642AA15E" w14:textId="77777777" w:rsidR="00BE2A8F" w:rsidRDefault="00BE2A8F" w:rsidP="00277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236B5" w14:textId="2F8180F7" w:rsidR="002774F8" w:rsidRDefault="002774F8" w:rsidP="002774F8">
    <w:pPr>
      <w:pStyle w:val="Encabezado"/>
      <w:jc w:val="right"/>
    </w:pPr>
    <w:r>
      <w:rPr>
        <w:noProof/>
        <w:lang w:eastAsia="es-419"/>
      </w:rPr>
      <w:drawing>
        <wp:inline distT="0" distB="0" distL="0" distR="0" wp14:anchorId="163D4898" wp14:editId="5E66A1D6">
          <wp:extent cx="1333500" cy="438104"/>
          <wp:effectExtent l="0" t="0" r="0" b="635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5906" cy="4553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onic ...">
    <w15:presenceInfo w15:providerId="Windows Live" w15:userId="46e467090a8624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7ED"/>
    <w:rsid w:val="000528A8"/>
    <w:rsid w:val="0007016D"/>
    <w:rsid w:val="00086833"/>
    <w:rsid w:val="000F0342"/>
    <w:rsid w:val="002774F8"/>
    <w:rsid w:val="002D07ED"/>
    <w:rsid w:val="00386A7E"/>
    <w:rsid w:val="00404B75"/>
    <w:rsid w:val="0047487A"/>
    <w:rsid w:val="0054426D"/>
    <w:rsid w:val="00563C22"/>
    <w:rsid w:val="005E263E"/>
    <w:rsid w:val="006E0FE3"/>
    <w:rsid w:val="008E1709"/>
    <w:rsid w:val="009A3D9D"/>
    <w:rsid w:val="00BE2A8F"/>
    <w:rsid w:val="00CD046D"/>
    <w:rsid w:val="00CE02D1"/>
    <w:rsid w:val="00CE0814"/>
    <w:rsid w:val="00D14998"/>
    <w:rsid w:val="00DC2FBD"/>
    <w:rsid w:val="00E6612D"/>
    <w:rsid w:val="00F50A1C"/>
    <w:rsid w:val="00F7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40A489"/>
  <w15:chartTrackingRefBased/>
  <w15:docId w15:val="{81762C39-7D9E-480E-8A37-71C033CCF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07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07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3C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07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07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2D07E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D07E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D07E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D07E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D07E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D07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07ED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63C2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774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4F8"/>
  </w:style>
  <w:style w:type="paragraph" w:styleId="Piedepgina">
    <w:name w:val="footer"/>
    <w:basedOn w:val="Normal"/>
    <w:link w:val="PiedepginaCar"/>
    <w:uiPriority w:val="99"/>
    <w:unhideWhenUsed/>
    <w:rsid w:val="002774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4F8"/>
  </w:style>
  <w:style w:type="paragraph" w:styleId="Revisin">
    <w:name w:val="Revision"/>
    <w:hidden/>
    <w:uiPriority w:val="99"/>
    <w:semiHidden/>
    <w:rsid w:val="004748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FC765-06BB-4E48-81AC-73659BC52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</dc:creator>
  <cp:keywords/>
  <dc:description/>
  <cp:lastModifiedBy>Monic ...</cp:lastModifiedBy>
  <cp:revision>3</cp:revision>
  <dcterms:created xsi:type="dcterms:W3CDTF">2021-03-07T20:03:00Z</dcterms:created>
  <dcterms:modified xsi:type="dcterms:W3CDTF">2021-03-07T20:06:00Z</dcterms:modified>
</cp:coreProperties>
</file>